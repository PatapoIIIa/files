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06BA3" w14:textId="77777777" w:rsidR="004019C5" w:rsidRPr="006D0E16" w:rsidRDefault="004019C5" w:rsidP="008E4594">
      <w:pPr>
        <w:rPr>
          <w:sz w:val="28"/>
          <w:szCs w:val="28"/>
          <w:lang w:val="uk-UA"/>
        </w:rPr>
      </w:pPr>
      <w:r w:rsidRPr="006D0E16">
        <w:rPr>
          <w:sz w:val="28"/>
          <w:szCs w:val="28"/>
          <w:lang w:val="uk-UA"/>
        </w:rPr>
        <w:t xml:space="preserve">Шановні присутні, доброго дня! Вашій увазі представляється доповідь, присвячена </w:t>
      </w:r>
      <w:r w:rsidR="00592A8F" w:rsidRPr="006D0E16">
        <w:rPr>
          <w:sz w:val="28"/>
          <w:szCs w:val="28"/>
          <w:lang w:val="uk-UA"/>
        </w:rPr>
        <w:t>проектуванню верстатів за модульним принципом.</w:t>
      </w:r>
    </w:p>
    <w:p w14:paraId="550D4BE6" w14:textId="77777777" w:rsidR="00F1529B" w:rsidRPr="00543C50" w:rsidRDefault="00EA4693" w:rsidP="00F1529B">
      <w:pPr>
        <w:ind w:left="360"/>
        <w:rPr>
          <w:sz w:val="28"/>
          <w:szCs w:val="28"/>
          <w:lang w:val="uk-UA"/>
        </w:rPr>
      </w:pPr>
      <w:r>
        <w:rPr>
          <w:lang w:val="uk-UA"/>
        </w:rPr>
        <w:t xml:space="preserve"> </w:t>
      </w:r>
      <w:r w:rsidR="001A6999" w:rsidRPr="00543C50">
        <w:rPr>
          <w:sz w:val="28"/>
          <w:szCs w:val="28"/>
          <w:lang w:val="uk-UA"/>
        </w:rPr>
        <w:t>(Слайд 2</w:t>
      </w:r>
      <w:r w:rsidR="00F1529B" w:rsidRPr="00543C50">
        <w:rPr>
          <w:sz w:val="28"/>
          <w:szCs w:val="28"/>
          <w:lang w:val="uk-UA"/>
        </w:rPr>
        <w:t>)</w:t>
      </w:r>
    </w:p>
    <w:p w14:paraId="7A258C0C" w14:textId="0A200CDE" w:rsidR="001A6999" w:rsidRPr="00543C50" w:rsidRDefault="001A6999" w:rsidP="001A6999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Одне з головних завдань сучасного машинобудування і</w:t>
      </w:r>
      <w:r w:rsidR="00592A8F">
        <w:rPr>
          <w:sz w:val="28"/>
          <w:szCs w:val="28"/>
          <w:lang w:val="uk-UA"/>
        </w:rPr>
        <w:t xml:space="preserve">, </w:t>
      </w:r>
      <w:r w:rsidRPr="00543C50">
        <w:rPr>
          <w:sz w:val="28"/>
          <w:szCs w:val="28"/>
          <w:lang w:val="uk-UA"/>
        </w:rPr>
        <w:t>в першу чергу верстатобудування -  автоматизація виготовлення деталей в середньосерійному і дрібносерійному виробництвах на основі застосування металорізальних верстатів з числовим програмним керуванням(ЧПК)</w:t>
      </w:r>
      <w:r w:rsidR="001531E0">
        <w:rPr>
          <w:sz w:val="28"/>
          <w:szCs w:val="28"/>
          <w:lang w:val="uk-UA"/>
        </w:rPr>
        <w:t xml:space="preserve">, що </w:t>
      </w:r>
      <w:proofErr w:type="spellStart"/>
      <w:r w:rsidR="001531E0">
        <w:rPr>
          <w:sz w:val="28"/>
          <w:szCs w:val="28"/>
          <w:lang w:val="uk-UA"/>
        </w:rPr>
        <w:t>дозвоояють</w:t>
      </w:r>
      <w:proofErr w:type="spellEnd"/>
      <w:r w:rsidR="001531E0">
        <w:rPr>
          <w:sz w:val="28"/>
          <w:szCs w:val="28"/>
          <w:lang w:val="uk-UA"/>
        </w:rPr>
        <w:t xml:space="preserve"> виконувати багатокоординатне оброблення</w:t>
      </w:r>
    </w:p>
    <w:p w14:paraId="0D7AA2DF" w14:textId="2371E605" w:rsidR="001A6999" w:rsidRPr="00543C50" w:rsidRDefault="001A6999" w:rsidP="001A6999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Верстати з ЧП</w:t>
      </w:r>
      <w:r w:rsidR="001531E0">
        <w:rPr>
          <w:sz w:val="28"/>
          <w:szCs w:val="28"/>
          <w:lang w:val="uk-UA"/>
        </w:rPr>
        <w:t>К</w:t>
      </w:r>
      <w:r w:rsidRPr="00543C50">
        <w:rPr>
          <w:sz w:val="28"/>
          <w:szCs w:val="28"/>
          <w:lang w:val="uk-UA"/>
        </w:rPr>
        <w:t xml:space="preserve"> застосовуються в різних галузях промисловості: загально</w:t>
      </w:r>
      <w:r w:rsidR="00657850">
        <w:rPr>
          <w:sz w:val="28"/>
          <w:szCs w:val="28"/>
          <w:lang w:val="uk-UA"/>
        </w:rPr>
        <w:t>му</w:t>
      </w:r>
      <w:r w:rsidRPr="00543C50">
        <w:rPr>
          <w:sz w:val="28"/>
          <w:szCs w:val="28"/>
          <w:lang w:val="uk-UA"/>
        </w:rPr>
        <w:t xml:space="preserve"> машинобудуванн</w:t>
      </w:r>
      <w:r w:rsidR="00657850">
        <w:rPr>
          <w:sz w:val="28"/>
          <w:szCs w:val="28"/>
          <w:lang w:val="uk-UA"/>
        </w:rPr>
        <w:t>і</w:t>
      </w:r>
      <w:r w:rsidRPr="00543C50">
        <w:rPr>
          <w:sz w:val="28"/>
          <w:szCs w:val="28"/>
          <w:lang w:val="uk-UA"/>
        </w:rPr>
        <w:t>, авіаційн</w:t>
      </w:r>
      <w:r w:rsidR="00657850">
        <w:rPr>
          <w:sz w:val="28"/>
          <w:szCs w:val="28"/>
          <w:lang w:val="uk-UA"/>
        </w:rPr>
        <w:t>ій</w:t>
      </w:r>
      <w:r w:rsidRPr="00543C50">
        <w:rPr>
          <w:sz w:val="28"/>
          <w:szCs w:val="28"/>
          <w:lang w:val="uk-UA"/>
        </w:rPr>
        <w:t xml:space="preserve"> промисловості, у виробництві різного електроустаткування, медичн</w:t>
      </w:r>
      <w:r w:rsidR="00657850">
        <w:rPr>
          <w:sz w:val="28"/>
          <w:szCs w:val="28"/>
          <w:lang w:val="uk-UA"/>
        </w:rPr>
        <w:t>ій</w:t>
      </w:r>
      <w:r w:rsidRPr="00543C50">
        <w:rPr>
          <w:sz w:val="28"/>
          <w:szCs w:val="28"/>
          <w:lang w:val="uk-UA"/>
        </w:rPr>
        <w:t xml:space="preserve"> техні</w:t>
      </w:r>
      <w:r w:rsidR="00657850">
        <w:rPr>
          <w:sz w:val="28"/>
          <w:szCs w:val="28"/>
          <w:lang w:val="uk-UA"/>
        </w:rPr>
        <w:t>ці</w:t>
      </w:r>
      <w:r w:rsidRPr="00543C50">
        <w:rPr>
          <w:sz w:val="28"/>
          <w:szCs w:val="28"/>
          <w:lang w:val="uk-UA"/>
        </w:rPr>
        <w:t xml:space="preserve">, в приладобудуванні, в оборонній промисловості </w:t>
      </w:r>
      <w:r w:rsidR="00657850">
        <w:rPr>
          <w:sz w:val="28"/>
          <w:szCs w:val="28"/>
          <w:lang w:val="uk-UA"/>
        </w:rPr>
        <w:t>тощо</w:t>
      </w:r>
      <w:r w:rsidRPr="00543C50">
        <w:rPr>
          <w:sz w:val="28"/>
          <w:szCs w:val="28"/>
          <w:lang w:val="uk-UA"/>
        </w:rPr>
        <w:t>.</w:t>
      </w:r>
    </w:p>
    <w:p w14:paraId="34C6F7E4" w14:textId="41EDDCFA" w:rsidR="001A6999" w:rsidRPr="00543C50" w:rsidRDefault="001A6999" w:rsidP="001A6999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Бажано також щоб верстати з ЧП</w:t>
      </w:r>
      <w:r w:rsidR="00F05A75">
        <w:rPr>
          <w:sz w:val="28"/>
          <w:szCs w:val="28"/>
          <w:lang w:val="uk-UA"/>
        </w:rPr>
        <w:t>К характеризувалися уніфікацією, тобто</w:t>
      </w:r>
      <w:r w:rsidRPr="00543C50">
        <w:rPr>
          <w:sz w:val="28"/>
          <w:szCs w:val="28"/>
          <w:lang w:val="uk-UA"/>
        </w:rPr>
        <w:t xml:space="preserve"> мали </w:t>
      </w:r>
      <w:r w:rsidR="003818F5">
        <w:rPr>
          <w:sz w:val="28"/>
          <w:szCs w:val="28"/>
          <w:lang w:val="uk-UA"/>
        </w:rPr>
        <w:t>однакові</w:t>
      </w:r>
      <w:r w:rsidRPr="00543C50">
        <w:rPr>
          <w:sz w:val="28"/>
          <w:szCs w:val="28"/>
          <w:lang w:val="uk-UA"/>
        </w:rPr>
        <w:t xml:space="preserve"> комплектуюч</w:t>
      </w:r>
      <w:r w:rsidR="003818F5">
        <w:rPr>
          <w:sz w:val="28"/>
          <w:szCs w:val="28"/>
          <w:lang w:val="uk-UA"/>
        </w:rPr>
        <w:t xml:space="preserve">і </w:t>
      </w:r>
      <w:proofErr w:type="spellStart"/>
      <w:r w:rsidR="00B82795">
        <w:rPr>
          <w:sz w:val="28"/>
          <w:szCs w:val="28"/>
          <w:lang w:val="uk-UA"/>
        </w:rPr>
        <w:t>для</w:t>
      </w:r>
      <w:r w:rsidRPr="00543C50">
        <w:rPr>
          <w:sz w:val="28"/>
          <w:szCs w:val="28"/>
          <w:lang w:val="uk-UA"/>
        </w:rPr>
        <w:t>вузлів</w:t>
      </w:r>
      <w:proofErr w:type="spellEnd"/>
      <w:r w:rsidRPr="00543C50">
        <w:rPr>
          <w:sz w:val="28"/>
          <w:szCs w:val="28"/>
          <w:lang w:val="uk-UA"/>
        </w:rPr>
        <w:t xml:space="preserve"> і механізмів та </w:t>
      </w:r>
      <w:r w:rsidR="00B82795">
        <w:rPr>
          <w:sz w:val="28"/>
          <w:szCs w:val="28"/>
          <w:lang w:val="uk-UA"/>
        </w:rPr>
        <w:t xml:space="preserve">за </w:t>
      </w:r>
      <w:r w:rsidRPr="00543C50">
        <w:rPr>
          <w:sz w:val="28"/>
          <w:szCs w:val="28"/>
          <w:lang w:val="uk-UA"/>
        </w:rPr>
        <w:t>можливості аналогічн</w:t>
      </w:r>
      <w:r w:rsidR="00B82795">
        <w:rPr>
          <w:sz w:val="28"/>
          <w:szCs w:val="28"/>
          <w:lang w:val="uk-UA"/>
        </w:rPr>
        <w:t>і</w:t>
      </w:r>
      <w:r w:rsidRPr="00543C50">
        <w:rPr>
          <w:sz w:val="28"/>
          <w:szCs w:val="28"/>
          <w:lang w:val="uk-UA"/>
        </w:rPr>
        <w:t xml:space="preserve"> їм з однаковими конструктивними рішеннями у вигляді окремих модулів, що дозволяло б виробляти їх централізовано як самими верстатобудівними фірмами, так і спеціалізованими</w:t>
      </w:r>
      <w:r w:rsidR="00580225">
        <w:rPr>
          <w:sz w:val="28"/>
          <w:szCs w:val="28"/>
          <w:lang w:val="uk-UA"/>
        </w:rPr>
        <w:t xml:space="preserve"> компаніями-підрядниками.</w:t>
      </w:r>
    </w:p>
    <w:p w14:paraId="5020A61E" w14:textId="78D9A149" w:rsidR="001A6999" w:rsidRPr="00543C50" w:rsidRDefault="001A6999" w:rsidP="001A6999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 xml:space="preserve">Багатоуніфіковані вузли і механізми для верстатів </w:t>
      </w:r>
      <w:r w:rsidR="00C16ADD">
        <w:rPr>
          <w:sz w:val="28"/>
          <w:szCs w:val="28"/>
          <w:lang w:val="uk-UA"/>
        </w:rPr>
        <w:t>і</w:t>
      </w:r>
      <w:r w:rsidRPr="00543C50">
        <w:rPr>
          <w:sz w:val="28"/>
          <w:szCs w:val="28"/>
          <w:lang w:val="uk-UA"/>
        </w:rPr>
        <w:t xml:space="preserve">з ЧПК розробляють і виготовляють спеціалізовані фірми, що дозволило почати активно застосовувати модульний принцип побудови  верстатів </w:t>
      </w:r>
      <w:r w:rsidR="00C16ADD">
        <w:rPr>
          <w:sz w:val="28"/>
          <w:szCs w:val="28"/>
          <w:lang w:val="uk-UA"/>
        </w:rPr>
        <w:t>і</w:t>
      </w:r>
      <w:r w:rsidRPr="00543C50">
        <w:rPr>
          <w:sz w:val="28"/>
          <w:szCs w:val="28"/>
          <w:lang w:val="uk-UA"/>
        </w:rPr>
        <w:t>з ЧП</w:t>
      </w:r>
      <w:r w:rsidR="00C16ADD">
        <w:rPr>
          <w:sz w:val="28"/>
          <w:szCs w:val="28"/>
          <w:lang w:val="uk-UA"/>
        </w:rPr>
        <w:t>К</w:t>
      </w:r>
      <w:r w:rsidRPr="00543C50">
        <w:rPr>
          <w:sz w:val="28"/>
          <w:szCs w:val="28"/>
          <w:lang w:val="uk-UA"/>
        </w:rPr>
        <w:t>.</w:t>
      </w:r>
    </w:p>
    <w:p w14:paraId="0F91A0E5" w14:textId="77777777" w:rsidR="00F1529B" w:rsidRPr="00543C50" w:rsidRDefault="001A6999" w:rsidP="001A6999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 xml:space="preserve"> (Слайд 3</w:t>
      </w:r>
      <w:r w:rsidR="00F1529B" w:rsidRPr="00543C50">
        <w:rPr>
          <w:sz w:val="28"/>
          <w:szCs w:val="28"/>
          <w:lang w:val="uk-UA"/>
        </w:rPr>
        <w:t>)</w:t>
      </w:r>
    </w:p>
    <w:p w14:paraId="60D63C6B" w14:textId="500D693A" w:rsidR="0068168B" w:rsidRPr="00543C50" w:rsidRDefault="0068168B" w:rsidP="0068168B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 xml:space="preserve">Модуль - це конструктивно і функціонально закінчена одиниця, що </w:t>
      </w:r>
      <w:r w:rsidR="00C16ADD">
        <w:rPr>
          <w:sz w:val="28"/>
          <w:szCs w:val="28"/>
          <w:lang w:val="uk-UA"/>
        </w:rPr>
        <w:t>є</w:t>
      </w:r>
      <w:r w:rsidRPr="00543C50">
        <w:rPr>
          <w:sz w:val="28"/>
          <w:szCs w:val="28"/>
          <w:lang w:val="uk-UA"/>
        </w:rPr>
        <w:t xml:space="preserve"> складовою частиною загальної системи проектованого верстата.</w:t>
      </w:r>
    </w:p>
    <w:p w14:paraId="15D8BCCD" w14:textId="77777777" w:rsidR="0068168B" w:rsidRPr="00543C50" w:rsidRDefault="0068168B" w:rsidP="0068168B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Компонування - це система розташування модулів і напрямних верстата, що відрізняється структурою, пропорціями і властивостями.</w:t>
      </w:r>
    </w:p>
    <w:p w14:paraId="36CFB57A" w14:textId="280785F1" w:rsidR="006B6506" w:rsidRPr="00543C50" w:rsidRDefault="006B6506" w:rsidP="006B6506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На сьогоднішній день можна виділити два способ</w:t>
      </w:r>
      <w:r w:rsidR="00DD0B89">
        <w:rPr>
          <w:sz w:val="28"/>
          <w:szCs w:val="28"/>
          <w:lang w:val="uk-UA"/>
        </w:rPr>
        <w:t>и</w:t>
      </w:r>
      <w:r w:rsidRPr="00543C50">
        <w:rPr>
          <w:sz w:val="28"/>
          <w:szCs w:val="28"/>
          <w:lang w:val="uk-UA"/>
        </w:rPr>
        <w:t xml:space="preserve"> реалізації модульного принципу побудови верстатів:</w:t>
      </w:r>
    </w:p>
    <w:p w14:paraId="5971DB37" w14:textId="7DEB8D35" w:rsidR="006B6506" w:rsidRPr="00543C50" w:rsidRDefault="006B6506" w:rsidP="006B6506">
      <w:pPr>
        <w:ind w:firstLine="360"/>
        <w:rPr>
          <w:sz w:val="28"/>
          <w:szCs w:val="28"/>
          <w:lang w:val="uk-UA"/>
        </w:rPr>
      </w:pPr>
      <w:commentRangeStart w:id="0"/>
      <w:r w:rsidRPr="00543C50">
        <w:rPr>
          <w:sz w:val="28"/>
          <w:szCs w:val="28"/>
          <w:lang w:val="uk-UA"/>
        </w:rPr>
        <w:t>1)</w:t>
      </w:r>
      <w:commentRangeEnd w:id="0"/>
      <w:r w:rsidR="00ED21D6">
        <w:rPr>
          <w:rStyle w:val="a4"/>
        </w:rPr>
        <w:commentReference w:id="0"/>
      </w:r>
      <w:r w:rsidRPr="00543C50">
        <w:rPr>
          <w:sz w:val="28"/>
          <w:szCs w:val="28"/>
          <w:lang w:val="uk-UA"/>
        </w:rPr>
        <w:t xml:space="preserve"> кожна верстатобудівна </w:t>
      </w:r>
      <w:r w:rsidR="009551DF">
        <w:rPr>
          <w:sz w:val="28"/>
          <w:szCs w:val="28"/>
          <w:lang w:val="uk-UA"/>
        </w:rPr>
        <w:t>компанія</w:t>
      </w:r>
      <w:r w:rsidRPr="00543C50">
        <w:rPr>
          <w:sz w:val="28"/>
          <w:szCs w:val="28"/>
          <w:lang w:val="uk-UA"/>
        </w:rPr>
        <w:t xml:space="preserve"> </w:t>
      </w:r>
      <w:r w:rsidR="009551DF">
        <w:rPr>
          <w:sz w:val="28"/>
          <w:szCs w:val="28"/>
          <w:lang w:val="uk-UA"/>
        </w:rPr>
        <w:t>самостійно</w:t>
      </w:r>
      <w:r w:rsidRPr="00543C50">
        <w:rPr>
          <w:sz w:val="28"/>
          <w:szCs w:val="28"/>
          <w:lang w:val="uk-UA"/>
        </w:rPr>
        <w:t xml:space="preserve"> розробляє обмежену номенклатур</w:t>
      </w:r>
      <w:r w:rsidR="00712BFE">
        <w:rPr>
          <w:sz w:val="28"/>
          <w:szCs w:val="28"/>
          <w:lang w:val="uk-UA"/>
        </w:rPr>
        <w:t>у</w:t>
      </w:r>
      <w:r w:rsidRPr="00543C50">
        <w:rPr>
          <w:sz w:val="28"/>
          <w:szCs w:val="28"/>
          <w:lang w:val="uk-UA"/>
        </w:rPr>
        <w:t xml:space="preserve"> модулів основних вузлів випускає мого типорозміру верстата, використовуючи які потім розробляються конкретні модифік</w:t>
      </w:r>
      <w:r w:rsidR="00F81705">
        <w:rPr>
          <w:sz w:val="28"/>
          <w:szCs w:val="28"/>
          <w:lang w:val="uk-UA"/>
        </w:rPr>
        <w:t>а</w:t>
      </w:r>
      <w:r w:rsidRPr="00543C50">
        <w:rPr>
          <w:sz w:val="28"/>
          <w:szCs w:val="28"/>
          <w:lang w:val="uk-UA"/>
        </w:rPr>
        <w:t>ції на замовлення споживача;</w:t>
      </w:r>
    </w:p>
    <w:p w14:paraId="7FF3BB45" w14:textId="509536F8" w:rsidR="006B6506" w:rsidRPr="00543C50" w:rsidRDefault="006B6506" w:rsidP="006B6506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 xml:space="preserve">2) верстатобудівні фірми проектують необхідні модифікації верстатів </w:t>
      </w:r>
      <w:r w:rsidR="00233DC3">
        <w:rPr>
          <w:sz w:val="28"/>
          <w:szCs w:val="28"/>
          <w:lang w:val="uk-UA"/>
        </w:rPr>
        <w:t>і</w:t>
      </w:r>
      <w:r w:rsidRPr="00543C50">
        <w:rPr>
          <w:sz w:val="28"/>
          <w:szCs w:val="28"/>
          <w:lang w:val="uk-UA"/>
        </w:rPr>
        <w:t>з ЧП</w:t>
      </w:r>
      <w:r w:rsidR="00233DC3">
        <w:rPr>
          <w:sz w:val="28"/>
          <w:szCs w:val="28"/>
          <w:lang w:val="uk-UA"/>
        </w:rPr>
        <w:t xml:space="preserve">К </w:t>
      </w:r>
      <w:r w:rsidRPr="00543C50">
        <w:rPr>
          <w:sz w:val="28"/>
          <w:szCs w:val="28"/>
          <w:lang w:val="uk-UA"/>
        </w:rPr>
        <w:t xml:space="preserve">на основі застосування широкої номенклатури різних готових вузлів і </w:t>
      </w:r>
      <w:r w:rsidRPr="00543C50">
        <w:rPr>
          <w:sz w:val="28"/>
          <w:szCs w:val="28"/>
          <w:lang w:val="uk-UA"/>
        </w:rPr>
        <w:lastRenderedPageBreak/>
        <w:t>механізмів (у вигляді модулів) розробляються і виготовляються спеціалізованими фірмами.</w:t>
      </w:r>
    </w:p>
    <w:p w14:paraId="446454A8" w14:textId="48D62A3F" w:rsidR="00FE6CE8" w:rsidRPr="00543C50" w:rsidRDefault="006B6506" w:rsidP="006B6506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 xml:space="preserve">Маючи базові вузли верстата, верстатобудівна фірма може, використовуючи необхідні готові покупні вузли і механізми, виготовляти гаму різних верстатів </w:t>
      </w:r>
      <w:r w:rsidR="00F613E5">
        <w:rPr>
          <w:sz w:val="28"/>
          <w:szCs w:val="28"/>
          <w:lang w:val="uk-UA"/>
        </w:rPr>
        <w:t>і</w:t>
      </w:r>
      <w:r w:rsidRPr="00543C50">
        <w:rPr>
          <w:sz w:val="28"/>
          <w:szCs w:val="28"/>
          <w:lang w:val="uk-UA"/>
        </w:rPr>
        <w:t>з ЧП</w:t>
      </w:r>
      <w:r w:rsidR="00F613E5">
        <w:rPr>
          <w:sz w:val="28"/>
          <w:szCs w:val="28"/>
          <w:lang w:val="uk-UA"/>
        </w:rPr>
        <w:t>К</w:t>
      </w:r>
      <w:r w:rsidRPr="00543C50">
        <w:rPr>
          <w:sz w:val="28"/>
          <w:szCs w:val="28"/>
          <w:lang w:val="uk-UA"/>
        </w:rPr>
        <w:t xml:space="preserve">, кожен з яких найбільшою мірою </w:t>
      </w:r>
      <w:r w:rsidR="00F613E5">
        <w:rPr>
          <w:sz w:val="28"/>
          <w:szCs w:val="28"/>
          <w:lang w:val="uk-UA"/>
        </w:rPr>
        <w:t>відповідає</w:t>
      </w:r>
      <w:r w:rsidRPr="00543C50">
        <w:rPr>
          <w:sz w:val="28"/>
          <w:szCs w:val="28"/>
          <w:lang w:val="uk-UA"/>
        </w:rPr>
        <w:t xml:space="preserve"> вимог</w:t>
      </w:r>
      <w:r w:rsidR="00F613E5">
        <w:rPr>
          <w:sz w:val="28"/>
          <w:szCs w:val="28"/>
          <w:lang w:val="uk-UA"/>
        </w:rPr>
        <w:t>ам</w:t>
      </w:r>
      <w:r w:rsidRPr="00543C50">
        <w:rPr>
          <w:sz w:val="28"/>
          <w:szCs w:val="28"/>
          <w:lang w:val="uk-UA"/>
        </w:rPr>
        <w:t xml:space="preserve"> замовника. </w:t>
      </w:r>
    </w:p>
    <w:p w14:paraId="58107DFB" w14:textId="77777777" w:rsidR="002052F3" w:rsidRDefault="00FE6CE8" w:rsidP="002052F3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На слайді зображено приклад того, як за допомогою широкої номенклатури можна поєднати велику кількість різних вузлів, тобто дотриматися модульного принципу.</w:t>
      </w:r>
    </w:p>
    <w:p w14:paraId="0BBDF4EE" w14:textId="77777777" w:rsidR="00F1529B" w:rsidRPr="00543C50" w:rsidRDefault="00EA4693" w:rsidP="002052F3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(слайд 4</w:t>
      </w:r>
      <w:r w:rsidR="00F1529B" w:rsidRPr="00543C50">
        <w:rPr>
          <w:sz w:val="28"/>
          <w:szCs w:val="28"/>
          <w:lang w:val="uk-UA"/>
        </w:rPr>
        <w:t>)</w:t>
      </w:r>
    </w:p>
    <w:p w14:paraId="116A13C6" w14:textId="5B1F836F" w:rsidR="00F1529B" w:rsidRPr="006D0B65" w:rsidRDefault="000E376A" w:rsidP="00F1529B">
      <w:pPr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</w:t>
      </w:r>
      <w:r w:rsidR="00EA4693" w:rsidRPr="00543C50">
        <w:rPr>
          <w:sz w:val="28"/>
          <w:szCs w:val="28"/>
          <w:lang w:val="uk-UA"/>
        </w:rPr>
        <w:t xml:space="preserve"> даній роботі розглядається комплект модулів, який має більше ніж 10 різних комбінацій. </w:t>
      </w:r>
      <w:r w:rsidR="006D0B65">
        <w:rPr>
          <w:sz w:val="28"/>
          <w:szCs w:val="28"/>
          <w:lang w:val="uk-UA"/>
        </w:rPr>
        <w:t>Характеристики основних елементів всіх комплектацій, наприклад потужність двигуна, наведені на слайді.</w:t>
      </w:r>
    </w:p>
    <w:p w14:paraId="2D854715" w14:textId="77777777" w:rsidR="00543C50" w:rsidRDefault="00543C50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Модульна конструкція верстату складається, в основному з ходових частин, які поєднуються між собою, що дозволяє проводити трьохосьову обробку в повному обсязі. </w:t>
      </w:r>
    </w:p>
    <w:p w14:paraId="6D04B449" w14:textId="77777777" w:rsidR="00543C50" w:rsidRDefault="00543C50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Комплектація дозволяє відтворити: токарний верстат, горизонтально фрезерний верстат, шліфувальний верстат, свердлильний верстат та багато інших компоновок. </w:t>
      </w:r>
    </w:p>
    <w:p w14:paraId="6885558B" w14:textId="63021D47" w:rsidR="00543C50" w:rsidRPr="00543C50" w:rsidRDefault="00ED6CA4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</w:t>
      </w:r>
      <w:r w:rsidR="00543C50"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комплект</w:t>
      </w:r>
      <w:proofErr w:type="gramEnd"/>
      <w:r w:rsidR="00543C50"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43C50"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входять</w:t>
      </w:r>
      <w:proofErr w:type="spellEnd"/>
      <w:r w:rsidR="00543C50"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43C50"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різці</w:t>
      </w:r>
      <w:proofErr w:type="spellEnd"/>
      <w:r w:rsidR="00543C50"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токарних робіт, свердла для центрового свердління, свердла для координатного свердління та декілька фрез різних діаметрів. Салазки супортів мають тип «ластівчин хвіст»  та механізм регулювання натягу. </w:t>
      </w:r>
    </w:p>
    <w:p w14:paraId="5E2FAD9B" w14:textId="60137217" w:rsidR="00543C50" w:rsidRDefault="00543C50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Спектр доступних робіт включає в себе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: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продольне або поперечне точіння і розточування, свердління, розсвердлювання та фрезерування, що дозволяє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обробляти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вали, втулки</w:t>
      </w:r>
      <w:r w:rsidR="0015291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 дерева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або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металів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фінішне шліфування,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заточування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інструменту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або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оброб</w:t>
      </w:r>
      <w:r w:rsidR="00B65C62">
        <w:rPr>
          <w:rFonts w:ascii="Times New Roman" w:hAnsi="Times New Roman" w:cs="Times New Roman"/>
          <w:sz w:val="28"/>
          <w:szCs w:val="28"/>
          <w:shd w:val="clear" w:color="auto" w:fill="FFFFFF"/>
        </w:rPr>
        <w:t>лення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важкодоступних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місць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623F3AA" w14:textId="77777777" w:rsidR="006B4893" w:rsidRDefault="006B4893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C47B13B" w14:textId="77777777" w:rsidR="006B4893" w:rsidRDefault="006B4893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(слайд 5)</w:t>
      </w:r>
    </w:p>
    <w:p w14:paraId="3566CA33" w14:textId="6AD3D341" w:rsidR="003E0BE9" w:rsidRDefault="003E0BE9" w:rsidP="003E0B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Конструкція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фрезерно</w:t>
      </w:r>
      <w:r w:rsidR="00B65C62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го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компон</w:t>
      </w:r>
      <w:r w:rsidR="00B65C62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ування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дозволяє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65C62">
        <w:rPr>
          <w:rFonts w:ascii="Times New Roman" w:hAnsi="Times New Roman" w:cs="Times New Roman"/>
          <w:sz w:val="28"/>
          <w:szCs w:val="28"/>
          <w:shd w:val="clear" w:color="auto" w:fill="FFFFFF"/>
        </w:rPr>
        <w:t>здійснювати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переміщення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 осям </w:t>
      </w:r>
      <w:proofErr w:type="gram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</w:t>
      </w:r>
      <w:proofErr w:type="gram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 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Z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367CEFC" w14:textId="0149E679" w:rsidR="003E0BE9" w:rsidRDefault="003E0BE9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Оброб</w:t>
      </w:r>
      <w:r w:rsidR="00A56D79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лення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A56D79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виконується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осьовим інструментом діаметром від 0,5 до 6</w:t>
      </w:r>
      <w:r w:rsidR="00ED0CD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мм, який включено до комплекту. Інструмент закріплюється в цангу</w:t>
      </w:r>
      <w:r w:rsidR="00A56D79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.</w:t>
      </w:r>
    </w:p>
    <w:p w14:paraId="007C65D4" w14:textId="03B20066" w:rsidR="003E0BE9" w:rsidRDefault="003E0BE9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Завдяки ділильному диску можна </w:t>
      </w:r>
      <w:r w:rsidR="001C448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виконувати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оброб</w:t>
      </w:r>
      <w:r w:rsidR="001C448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лення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1C448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деталей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під певним кутом.</w:t>
      </w:r>
    </w:p>
    <w:p w14:paraId="3F5B260C" w14:textId="77777777" w:rsidR="003E0BE9" w:rsidRDefault="003E0BE9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lastRenderedPageBreak/>
        <w:t>Переміщення робочих органів та інструменту проводяться в ручному режимі.</w:t>
      </w:r>
    </w:p>
    <w:p w14:paraId="26CF5E66" w14:textId="77777777" w:rsidR="00ED0CD4" w:rsidRPr="003E0BE9" w:rsidRDefault="00ED0CD4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</w:p>
    <w:p w14:paraId="7C652B4B" w14:textId="77777777" w:rsidR="004C1452" w:rsidRDefault="004C1452" w:rsidP="003E0B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(слайд 6)</w:t>
      </w:r>
    </w:p>
    <w:p w14:paraId="503ADDF2" w14:textId="5EC5F45D" w:rsidR="004C1452" w:rsidRDefault="004C1452" w:rsidP="003E0B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На слайді представлена технологічна схема </w:t>
      </w:r>
      <w:r w:rsidR="001C448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складання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фрезерного модулю.</w:t>
      </w:r>
    </w:p>
    <w:p w14:paraId="7D6176EF" w14:textId="77777777" w:rsidR="003E0BE9" w:rsidRDefault="003E0BE9" w:rsidP="003E0B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(слайд 7)</w:t>
      </w:r>
    </w:p>
    <w:p w14:paraId="1F1CAFDA" w14:textId="79EF4427" w:rsidR="006B4893" w:rsidRDefault="009E2942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Розроблено</w:t>
      </w:r>
      <w:r w:rsidR="003E0BE9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просторову модель, яка  відтворює реальну модель верстат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а</w:t>
      </w:r>
      <w:r w:rsidR="003E0BE9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, фото якої зображено на цьому слайді для подальшого її аналізу.</w:t>
      </w:r>
    </w:p>
    <w:p w14:paraId="2A930FF2" w14:textId="77777777" w:rsidR="006B4893" w:rsidRDefault="003E0BE9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(слайд 8</w:t>
      </w:r>
      <w:r w:rsidR="006B4893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)</w:t>
      </w:r>
    </w:p>
    <w:p w14:paraId="66D770E8" w14:textId="6E3A8870" w:rsidR="006B4893" w:rsidRDefault="00ED0CD4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На цьому слайді зображено просторову модель фрезерно</w:t>
      </w:r>
      <w:r w:rsidR="004971AF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го модуля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яка дозволяє, як приклад, провести </w:t>
      </w:r>
      <w:r w:rsidR="003E691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інженерний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аналіз верстат</w:t>
      </w:r>
      <w:r w:rsidR="003E691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r w:rsidR="007F20E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маючи інформацію про режими оброблення та силові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характеристики</w:t>
      </w:r>
      <w:r w:rsidR="007F20E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.</w:t>
      </w:r>
    </w:p>
    <w:p w14:paraId="6D0CE5E0" w14:textId="77777777" w:rsidR="006B4893" w:rsidRDefault="006B4893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Для подальшого аналізу необхідно виконати конструкторську роботу і змінити деякі розміри.</w:t>
      </w:r>
    </w:p>
    <w:p w14:paraId="22DBB132" w14:textId="77777777" w:rsidR="00A45446" w:rsidRPr="006D0B65" w:rsidRDefault="006B4893" w:rsidP="001E6F9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Для цього є великий потенціа</w:t>
      </w:r>
      <w:r w:rsidR="008B4378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л, так як цей верстат було побудовано з дотриманням всіх канонів модульності. Всі вузли поєднуються за допомогою одних й тих самих крипільних виробів або допуск розташування дуже великий.</w:t>
      </w:r>
    </w:p>
    <w:p w14:paraId="61299784" w14:textId="77777777" w:rsidR="00A45446" w:rsidRDefault="003E0BE9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(слайд 9</w:t>
      </w:r>
      <w:r w:rsidR="00A4544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)</w:t>
      </w:r>
    </w:p>
    <w:p w14:paraId="13A68051" w14:textId="77777777" w:rsidR="00A45446" w:rsidRDefault="00A45446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Висновки</w:t>
      </w:r>
    </w:p>
    <w:p w14:paraId="75956356" w14:textId="77777777" w:rsidR="00716A45" w:rsidRPr="00A45446" w:rsidRDefault="00A45446" w:rsidP="00A45446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4544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Модульні верстати на сьогодні мають широку номенклатуру застосування.</w:t>
      </w:r>
    </w:p>
    <w:p w14:paraId="7F10D81E" w14:textId="77777777" w:rsidR="00716A45" w:rsidRPr="00A45446" w:rsidRDefault="00A45446" w:rsidP="00A45446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4544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Аналіз структури и проектування модульних верстатів – перспективний напрямок роботи.</w:t>
      </w:r>
    </w:p>
    <w:p w14:paraId="443FFD18" w14:textId="77777777" w:rsidR="00716A45" w:rsidRPr="00A45446" w:rsidRDefault="00A45446" w:rsidP="00A45446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4544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Шляхом тривимірного моделювання було спроектовану одну з компоновок модульного верстата.</w:t>
      </w:r>
    </w:p>
    <w:p w14:paraId="65DD67D8" w14:textId="345FA327" w:rsidR="00A45446" w:rsidRPr="00A45446" w:rsidRDefault="00A45446" w:rsidP="00A45446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(слайд </w:t>
      </w:r>
      <w:ins w:id="2" w:author="PatapoIIIka" w:date="2021-04-22T12:05:00Z">
        <w:r w:rsidR="006D0E16">
          <w:rPr>
            <w:rFonts w:ascii="Times New Roman" w:hAnsi="Times New Roman" w:cs="Times New Roman"/>
            <w:sz w:val="28"/>
            <w:szCs w:val="28"/>
            <w:shd w:val="clear" w:color="auto" w:fill="FFFFFF"/>
            <w:lang w:val="uk-UA"/>
          </w:rPr>
          <w:t>10</w:t>
        </w:r>
      </w:ins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)</w:t>
      </w:r>
    </w:p>
    <w:p w14:paraId="7D06D937" w14:textId="1DFBC00C" w:rsidR="00EA4693" w:rsidRPr="00CB5618" w:rsidRDefault="00A45446" w:rsidP="00CB5618">
      <w:pPr>
        <w:spacing w:line="240" w:lineRule="auto"/>
        <w:ind w:firstLine="567"/>
        <w:jc w:val="both"/>
        <w:rPr>
          <w:rPrChange w:id="3" w:author="PatapoIIIka" w:date="2021-04-22T12:03:00Z">
            <w:rPr>
              <w:lang w:val="uk-UA"/>
            </w:rPr>
          </w:rPrChange>
        </w:rPr>
      </w:pPr>
      <w:r w:rsidRPr="00A4544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Дякую Вам за увагу</w:t>
      </w:r>
      <w:r w:rsidR="006A333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!</w:t>
      </w:r>
    </w:p>
    <w:sectPr w:rsidR="00EA4693" w:rsidRPr="00CB5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Vitalii Ivanov" w:date="2021-04-22T07:01:00Z" w:initials="VI">
    <w:p w14:paraId="53C3527A" w14:textId="77777777" w:rsidR="00ED21D6" w:rsidRDefault="00ED21D6" w:rsidP="00ED21D6">
      <w:pPr>
        <w:pStyle w:val="a5"/>
      </w:pPr>
      <w:bookmarkStart w:id="1" w:name="_GoBack"/>
      <w:bookmarkEnd w:id="1"/>
      <w:r>
        <w:rPr>
          <w:rStyle w:val="a4"/>
        </w:rPr>
        <w:annotationRef/>
      </w:r>
      <w:r>
        <w:rPr>
          <w:color w:val="262626"/>
        </w:rPr>
        <w:t>подивися уважно цей пункт. важко зрозуміти твою думку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3C352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2B9DCE" w16cex:dateUtc="2021-04-22T04:01:00Z"/>
  <w16cex:commentExtensible w16cex:durableId="242B9FC6" w16cex:dateUtc="2021-04-22T04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C3527A" w16cid:durableId="242B9DCE"/>
  <w16cid:commentId w16cid:paraId="559EB5A6" w16cid:durableId="242B9FC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E237B4"/>
    <w:multiLevelType w:val="hybridMultilevel"/>
    <w:tmpl w:val="4DE84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E1BDE"/>
    <w:multiLevelType w:val="hybridMultilevel"/>
    <w:tmpl w:val="8CD68D24"/>
    <w:lvl w:ilvl="0" w:tplc="474A72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2A60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58B4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74F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8665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62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43D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F45A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AC1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Vitalii Ivanov">
    <w15:presenceInfo w15:providerId="AD" w15:userId="S::ivanov_vitalii@ms.sumdu.edu.ua::e83f0913-30a5-43b1-abc5-30bd2ce61432"/>
  </w15:person>
  <w15:person w15:author="PatapoIIIka">
    <w15:presenceInfo w15:providerId="None" w15:userId="PatapoIIIk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637"/>
    <w:rsid w:val="000A3DF0"/>
    <w:rsid w:val="000E376A"/>
    <w:rsid w:val="001161B9"/>
    <w:rsid w:val="00152911"/>
    <w:rsid w:val="001531E0"/>
    <w:rsid w:val="001A6999"/>
    <w:rsid w:val="001B3553"/>
    <w:rsid w:val="001C4484"/>
    <w:rsid w:val="001E6F9C"/>
    <w:rsid w:val="001F2BAC"/>
    <w:rsid w:val="002052F3"/>
    <w:rsid w:val="00233DC3"/>
    <w:rsid w:val="00305700"/>
    <w:rsid w:val="003818F5"/>
    <w:rsid w:val="003E0BE9"/>
    <w:rsid w:val="003E691C"/>
    <w:rsid w:val="004019C5"/>
    <w:rsid w:val="00467637"/>
    <w:rsid w:val="004971AF"/>
    <w:rsid w:val="004C1452"/>
    <w:rsid w:val="00543C50"/>
    <w:rsid w:val="00580225"/>
    <w:rsid w:val="00592A8F"/>
    <w:rsid w:val="00657850"/>
    <w:rsid w:val="0068168B"/>
    <w:rsid w:val="006A333C"/>
    <w:rsid w:val="006B4893"/>
    <w:rsid w:val="006B6506"/>
    <w:rsid w:val="006D0B65"/>
    <w:rsid w:val="006D0E16"/>
    <w:rsid w:val="00712BFE"/>
    <w:rsid w:val="00716A45"/>
    <w:rsid w:val="007F20EB"/>
    <w:rsid w:val="008B4378"/>
    <w:rsid w:val="009551DF"/>
    <w:rsid w:val="0097004F"/>
    <w:rsid w:val="009E2942"/>
    <w:rsid w:val="00A45446"/>
    <w:rsid w:val="00A56D79"/>
    <w:rsid w:val="00B65C62"/>
    <w:rsid w:val="00B82795"/>
    <w:rsid w:val="00C16ADD"/>
    <w:rsid w:val="00C815D0"/>
    <w:rsid w:val="00CB5618"/>
    <w:rsid w:val="00DD0B89"/>
    <w:rsid w:val="00DD3761"/>
    <w:rsid w:val="00EA4693"/>
    <w:rsid w:val="00ED0CD4"/>
    <w:rsid w:val="00ED21D6"/>
    <w:rsid w:val="00ED6CA4"/>
    <w:rsid w:val="00F05A75"/>
    <w:rsid w:val="00F1529B"/>
    <w:rsid w:val="00F613E5"/>
    <w:rsid w:val="00F81705"/>
    <w:rsid w:val="00FE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766C5"/>
  <w15:chartTrackingRefBased/>
  <w15:docId w15:val="{A0DDC160-5EF8-4086-AE92-ACD0C593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29B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D21D6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ED21D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ED21D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D21D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D21D6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CB56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B56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6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6/09/relationships/commentsIds" Target="commentsIds.xml"/><Relationship Id="rId5" Type="http://schemas.openxmlformats.org/officeDocument/2006/relationships/comments" Target="comment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PatapoIIIka</dc:creator>
  <cp:keywords/>
  <dc:description/>
  <cp:lastModifiedBy>PatapoIIIka</cp:lastModifiedBy>
  <cp:revision>2</cp:revision>
  <dcterms:created xsi:type="dcterms:W3CDTF">2021-04-22T09:07:00Z</dcterms:created>
  <dcterms:modified xsi:type="dcterms:W3CDTF">2021-04-22T09:07:00Z</dcterms:modified>
</cp:coreProperties>
</file>